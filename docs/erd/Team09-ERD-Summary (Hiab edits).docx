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ERD Summary: Relationships and Columns</w:t>
      </w:r>
    </w:p>
    <w:p>
      <w:pPr>
        <w:spacing w:after="120"/>
      </w:pPr>
      <w:del w:id="9001" w:author="Hiab Negash" w:date="2026-10-12T12:00:00Z">
        <w:r>
          <w:rPr>
            <w:i/>
            <w:iCs/>
          </w:rPr>
          <w:delText xml:space="preserve">Mencius</w:delText>
        </w:r>
      </w:del>
      <w:ins w:id="9002" w:author="Hiab Negash" w:date="2026-10-12T12:00:00Z">
        <w:r>
          <w:rPr>
            <w:i/>
            <w:iCs/>
          </w:rPr>
          <w:t xml:space="preserve">Menciu's</w:t>
        </w:r>
      </w:ins>
      <w:r>
        <w:rPr>
          <w:i/>
          <w:iCs/>
        </w:rPr>
        <w:t xml:space="preserve"> Chopstix Order Management System · Team 9 · CIS 4375</w:t>
      </w:r>
    </w:p>
    <w:p>
      <w:pPr>
        <w:spacing w:after="120"/>
      </w:pPr>
      <w:r>
        <w:rPr>
          <w:i/>
          <w:iCs/>
          <w:sz w:val="20"/>
          <w:szCs w:val="20"/>
        </w:rPr>
        <w:t xml:space="preserve">Prepared by Charles Ezeribe, 9 Oct 2026. Draft for the 12 Oct ERD approval gate. Attach with the Visio file. Column dictionary based on Perry's tables overview; decisions based on Hiab's review.</w:t>
      </w:r>
      <w:ins w:id="9003" w:author="Hiab Negash" w:date="2026-10-12T12:00:00Z">
        <w:r>
          <w:rPr>
            <w:i/>
            <w:iCs/>
          </w:rPr>
          <w:t xml:space="preserve"> Updated 12 Oct by Hiab to match the decisions made at the 9 Oct scrum (shown as tracked changes).</w:t>
        </w:r>
      </w:ins>
    </w:p>
    <w:p>
      <w:pPr>
        <w:pStyle w:val="Heading1"/>
        <w:spacing w:after="120" w:before="280"/>
      </w:pPr>
      <w:r>
        <w:t xml:space="preserve">1. How to read the line ends (crow's foot)</w:t>
      </w:r>
    </w:p>
    <w:p>
      <w:pPr>
        <w:spacing w:after="120"/>
      </w:pPr>
      <w:r>
        <w:t xml:space="preserve">The crow's foot (&lt;) always goes on the child table, the one holding the foreign key. A circle (o) means "can be zero." A bar (|) means "at least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88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Symbol</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Name</w:t>
            </w:r>
          </w:p>
        </w:tc>
        <w:tc>
          <w:tcPr>
            <w:tcW w:type="dxa" w:w="58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Meaning</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 and only one</w:t>
            </w:r>
          </w:p>
        </w:tc>
        <w:tc>
          <w:tcPr>
            <w:tcW w:type="dxa" w:w="5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exactly one, required</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zero or one</w:t>
            </w:r>
          </w:p>
        </w:tc>
        <w:tc>
          <w:tcPr>
            <w:tcW w:type="dxa" w:w="5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optional, at most one</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|&lt;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 or many</w:t>
            </w:r>
          </w:p>
        </w:tc>
        <w:tc>
          <w:tcPr>
            <w:tcW w:type="dxa" w:w="5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at least one, required</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o&lt;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zero or many</w:t>
            </w:r>
          </w:p>
        </w:tc>
        <w:tc>
          <w:tcPr>
            <w:tcW w:type="dxa" w:w="5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optional, any number</w:t>
            </w:r>
          </w:p>
        </w:tc>
      </w:tr>
    </w:tbl>
    <w:p>
      <w:pPr>
        <w:pStyle w:val="Heading1"/>
        <w:spacing w:after="120" w:before="280"/>
      </w:pPr>
      <w:r>
        <w:t xml:space="preserve">2. The 12 relationships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
        <w:gridCol w:w="1900"/>
        <w:gridCol w:w="2050"/>
        <w:gridCol w:w="900"/>
        <w:gridCol w:w="900"/>
        <w:gridCol w:w="1880"/>
        <w:gridCol w:w="200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Parent</w:t>
            </w:r>
          </w:p>
        </w:tc>
        <w:tc>
          <w:tcPr>
            <w:tcW w:type="dxa" w:w="2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Child</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Parent end</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Child end</w:t>
            </w:r>
          </w:p>
        </w:tc>
        <w:tc>
          <w:tcPr>
            <w:tcW w:type="dxa" w:w="18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FK on child</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menu_categories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menu_items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o&lt;</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one-to-many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category_id</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menu_items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item_sizes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o&lt;</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one-to-many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menu_item_id</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item_sizes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price_change_log</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o&lt;</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one-to-many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item_size_id</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staff_users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price_change_log</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o&lt;</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one-to-many (optional)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changed_by</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order_lines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|&lt;</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one-to-many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order_id</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item_sizes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order_lines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o&lt;</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one-to-many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item_size_id</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order_lines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order_line_components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o&lt;</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one-to-many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order_line_id</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menu_items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order_line_components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o&lt;</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one-to-many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menu_item_id</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9</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payments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one-to-one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order_id</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order_status_log</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o&lt;</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one-to-many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order_id</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staff_users</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order_status_log</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o&lt;</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one-to-many (optional)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changed_by</w:t>
            </w:r>
          </w:p>
        </w:tc>
      </w:tr>
      <w:t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auth.users (Supabase)</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staff_users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9"/>
                <w:szCs w:val="19"/>
              </w:rPr>
              <w:t xml:space="preserve">o|</w:t>
            </w:r>
          </w:p>
        </w:tc>
        <w:tc>
          <w:tcPr>
            <w:tcW w:type="dxa" w:w="18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one-to-one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r>
    </w:tbl>
    <w:p>
      <w:pPr>
        <w:spacing w:after="60"/>
      </w:pPr>
    </w:p>
    <w:p>
      <w:pPr>
        <w:pStyle w:val="ListParagraph"/>
        <w:numPr>
          <w:ilvl w:val="0"/>
          <w:numId w:val="2"/>
        </w:numPr>
        <w:spacing w:after="60"/>
      </w:pPr>
      <w:r>
        <w:rPr>
          <w:b/>
          <w:bCs/>
        </w:rPr>
        <w:t xml:space="preserve">Line 5 is the only child end with a bar (|&lt;): </w:t>
      </w:r>
      <w:r>
        <w:t xml:space="preserve">an order cannot have zero items.</w:t>
      </w:r>
    </w:p>
    <w:p>
      <w:pPr>
        <w:pStyle w:val="ListParagraph"/>
        <w:numPr>
          <w:ilvl w:val="0"/>
          <w:numId w:val="2"/>
        </w:numPr>
        <w:spacing w:after="60"/>
      </w:pPr>
      <w:r>
        <w:rPr>
          <w:b/>
          <w:bCs/>
        </w:rPr>
        <w:t xml:space="preserve">Lines 4 and 11 start with o|: </w:t>
      </w:r>
      <w:r>
        <w:t xml:space="preserve">changed_by can be empty when the system makes the change (for example, the Stripe webhook).</w:t>
      </w:r>
    </w:p>
    <w:p>
      <w:pPr>
        <w:pStyle w:val="ListParagraph"/>
        <w:numPr>
          <w:ilvl w:val="0"/>
          <w:numId w:val="2"/>
        </w:numPr>
        <w:spacing w:after="60"/>
      </w:pPr>
      <w:r>
        <w:rPr>
          <w:b/>
          <w:bCs/>
        </w:rPr>
        <w:t xml:space="preserve">Line 9 is one-to-one: </w:t>
      </w:r>
      <w:del w:id="9004" w:author="Hiab Negash" w:date="2026-10-12T12:00:00Z">
        <w:r>
          <w:delText xml:space="preserve">based on one payment session per order. If the team allows payment retries, the payments end becomes o&lt; (one-to-many).</w:delText>
        </w:r>
      </w:del>
      <w:ins w:id="9005" w:author="Hiab Negash" w:date="2026-10-12T12:00:00Z">
        <w:r>
          <w:t xml:space="preserve">decided 12 Oct: one payment session per order. A customer who abandons checkout and tries again creates a new order, and the old one is set to expired. The payments end stays o| (zero or one).</w:t>
        </w:r>
      </w:ins>
    </w:p>
    <w:p>
      <w:pPr>
        <w:pStyle w:val="ListParagraph"/>
        <w:numPr>
          <w:ilvl w:val="0"/>
          <w:numId w:val="2"/>
        </w:numPr>
        <w:spacing w:after="60"/>
      </w:pPr>
      <w:r>
        <w:rPr>
          <w:b/>
          <w:bCs/>
        </w:rPr>
        <w:t xml:space="preserve">Line 12: </w:t>
      </w:r>
      <w:r>
        <w:t xml:space="preserve">auth.users is Supabase's own table, drawn dashed to show it is external. We do not create it.</w:t>
      </w:r>
    </w:p>
    <w:p>
      <w:pPr>
        <w:pStyle w:val="Heading2"/>
        <w:spacing w:after="80" w:before="200"/>
      </w:pPr>
      <w:r>
        <w:t xml:space="preserve">Tables with no lines (on purpose)</w:t>
      </w:r>
    </w:p>
    <w:p>
      <w:pPr>
        <w:pStyle w:val="ListParagraph"/>
        <w:numPr>
          <w:ilvl w:val="0"/>
          <w:numId w:val="2"/>
        </w:numPr>
        <w:spacing w:after="60"/>
      </w:pPr>
      <w:r>
        <w:rPr>
          <w:b/>
          <w:bCs/>
        </w:rPr>
        <w:t xml:space="preserve">settings and business_hours: </w:t>
      </w:r>
      <w:r>
        <w:t xml:space="preserve">standalone config. Orders copy the tax rate and pickup time at checkout, so they don't need a link back.</w:t>
      </w:r>
    </w:p>
    <w:p>
      <w:pPr>
        <w:pStyle w:val="Heading2"/>
        <w:spacing w:after="80" w:before="200"/>
      </w:pPr>
      <w:r>
        <w:t xml:space="preserve">Many-to-many relationships, resolved</w:t>
      </w:r>
    </w:p>
    <w:p>
      <w:pPr>
        <w:pStyle w:val="ListParagraph"/>
        <w:numPr>
          <w:ilvl w:val="0"/>
          <w:numId w:val="2"/>
        </w:numPr>
        <w:spacing w:after="60"/>
      </w:pPr>
      <w:r>
        <w:rPr>
          <w:b/>
          <w:bCs/>
        </w:rPr>
        <w:t xml:space="preserve">orders and item_sizes: </w:t>
      </w:r>
      <w:r>
        <w:t xml:space="preserve">resolved by order_lines (junction table).</w:t>
      </w:r>
    </w:p>
    <w:p>
      <w:pPr>
        <w:pStyle w:val="ListParagraph"/>
        <w:numPr>
          <w:ilvl w:val="0"/>
          <w:numId w:val="2"/>
        </w:numPr>
        <w:spacing w:after="60"/>
      </w:pPr>
      <w:r>
        <w:rPr>
          <w:b/>
          <w:bCs/>
        </w:rPr>
        <w:t xml:space="preserve">order_lines and menu_items (combo halves): </w:t>
      </w:r>
      <w:r>
        <w:t xml:space="preserve">resolved by order_line_components (junction table).</w:t>
      </w:r>
    </w:p>
    <w:p>
      <w:pPr>
        <w:pStyle w:val="Heading1"/>
        <w:spacing w:after="120" w:before="280"/>
      </w:pPr>
      <w:r>
        <w:t xml:space="preserve">3. Columns per table</w:t>
      </w:r>
    </w:p>
    <w:p>
      <w:pPr>
        <w:spacing w:after="120"/>
      </w:pPr>
      <w:r>
        <w:t xml:space="preserve">PK = primary key, FK = foreign key, UQ = unique. Money is stored as integer cents.</w:t>
      </w:r>
    </w:p>
    <w:p>
      <w:pPr>
        <w:pStyle w:val="Heading2"/>
        <w:spacing w:after="80" w:before="200"/>
      </w:pPr>
      <w:r>
        <w:t xml:space="preserve">menu_categories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name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UQ</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sort_order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bl>
    <w:p>
      <w:pPr>
        <w:pStyle w:val="Heading2"/>
        <w:spacing w:after="80" w:before="200"/>
      </w:pPr>
      <w:r>
        <w:t xml:space="preserve">menu_items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category_id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menu_categories.id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code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UQ</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name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description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is_available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boolean</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is_active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boolean</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is_spicy_flag</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boolean</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is_catering</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boolean</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sort_order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created_at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updated_at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bl>
    <w:p>
      <w:pPr>
        <w:pStyle w:val="Heading2"/>
        <w:spacing w:after="80" w:before="200"/>
      </w:pPr>
      <w:r>
        <w:t xml:space="preserve">item_sizes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menu_item_id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menu_items.id; UQ with size_code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size_code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UQ with menu_item_id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sort_order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price_cents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bl>
    <w:p>
      <w:pPr>
        <w:pStyle w:val="Heading2"/>
        <w:spacing w:after="80" w:before="200"/>
      </w:pPr>
      <w:r>
        <w:t xml:space="preserve">price_change_log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item_size_id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item_sizes.id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old_price_cents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new_price_cents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changed_by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staff_users.id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changed_at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bl>
    <w:p>
      <w:pPr>
        <w:pStyle w:val="Heading2"/>
        <w:spacing w:after="80" w:before="200"/>
      </w:pPr>
      <w:r>
        <w:t xml:space="preserve">orders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display_order_number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UQ</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customer_name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customer_email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customer_phone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pickup_at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earliest_pickup_at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payment_status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ticket_status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subtotal_cents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tax_rate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numeric(7,6)</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tax_cents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total_cents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email_sent_at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created_at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updated_at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bl>
    <w:p>
      <w:pPr>
        <w:pStyle w:val="Heading2"/>
        <w:spacing w:after="80" w:before="200"/>
      </w:pPr>
      <w:r>
        <w:t xml:space="preserve">order_lines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orders.id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item_size_id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item_sizes.id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quantity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unit_price_cents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item_name_snapshot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size_code_snapshot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spicy_requested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boolean</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instructions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bl>
    <w:p>
      <w:pPr>
        <w:pStyle w:val="Heading2"/>
        <w:spacing w:after="80" w:before="200"/>
      </w:pPr>
      <w:r>
        <w:t xml:space="preserve">order_line_components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order_line_id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order_lines.id; UQ with position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component_position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smallint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UQ with order_line_id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menu_item_id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menu_items.id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item_name_snapshot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bl>
    <w:p>
      <w:pPr>
        <w:pStyle w:val="Heading2"/>
        <w:spacing w:after="80" w:before="200"/>
      </w:pPr>
      <w:r>
        <w:t xml:space="preserve">payments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orders.id; UQ</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stripe_checkout_session_id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UQ</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stripe_payment_intent_id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UQ</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amount_cents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currency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paid_at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created_at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bl>
    <w:p>
      <w:pPr>
        <w:pStyle w:val="Heading2"/>
        <w:spacing w:after="80" w:before="200"/>
      </w:pPr>
      <w:r>
        <w:t xml:space="preserve">order_status_log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order_id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orders.id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status_kind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from_status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to_status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changed_by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FK → staff_users.id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changed_at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timestamptz</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bl>
    <w:p>
      <w:pPr>
        <w:pStyle w:val="Heading2"/>
        <w:spacing w:after="80" w:before="200"/>
      </w:pPr>
      <w:r>
        <w:t xml:space="preserve">staff_users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uuid</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 FK → auth.users.id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role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bl>
    <w:p>
      <w:pPr>
        <w:pStyle w:val="Heading2"/>
        <w:spacing w:after="80" w:before="200"/>
      </w:pPr>
      <w:r>
        <w:t xml:space="preserve">business_hours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day_of_week</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smallint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opens_at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closes_at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Yes</w:t>
            </w:r>
          </w:p>
        </w:tc>
      </w:tr>
    </w:tbl>
    <w:p>
      <w:pPr>
        <w:pStyle w:val="Heading2"/>
        <w:spacing w:after="80" w:before="200"/>
      </w:pPr>
      <w:r>
        <w:t xml:space="preserve">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180"/>
        <w:gridCol w:w="1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Nullable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smallint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tax_rate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numeric(7,6)</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regular_lead_minutes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catering_lead_minutes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integer</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timezone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text</w:t>
            </w:r>
          </w:p>
        </w:tc>
        <w:tc>
          <w:tcPr>
            <w:tcW w:type="dxa" w:w="41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w:t>
            </w:r>
          </w:p>
        </w:tc>
      </w:tr>
    </w:tbl>
    <w:p>
      <w:pPr>
        <w:pStyle w:val="Heading1"/>
        <w:spacing w:after="120" w:before="280"/>
      </w:pPr>
      <w:r>
        <w:t xml:space="preserve">4. Key design choices</w:t>
      </w:r>
    </w:p>
    <w:p>
      <w:pPr>
        <w:pStyle w:val="ListParagraph"/>
        <w:numPr>
          <w:ilvl w:val="0"/>
          <w:numId w:val="2"/>
        </w:numPr>
        <w:spacing w:after="60"/>
      </w:pPr>
      <w:r>
        <w:rPr>
          <w:b/>
          <w:bCs/>
        </w:rPr>
        <w:t xml:space="preserve">Price lives on item_sizes, not menu_items. </w:t>
      </w:r>
      <w:r>
        <w:t xml:space="preserve">Unsized items get one "regular" size row.</w:t>
      </w:r>
    </w:p>
    <w:p>
      <w:pPr>
        <w:pStyle w:val="ListParagraph"/>
        <w:numPr>
          <w:ilvl w:val="0"/>
          <w:numId w:val="2"/>
        </w:numPr>
        <w:spacing w:after="60"/>
      </w:pPr>
      <w:r>
        <w:rPr>
          <w:b/>
          <w:bCs/>
        </w:rPr>
        <w:t xml:space="preserve">Orders keep snapshots. </w:t>
      </w:r>
      <w:r>
        <w:t xml:space="preserve">Price, item name, size, and tax rate are copied at checkout so later menu changes don't rewrite old orders.</w:t>
      </w:r>
    </w:p>
    <w:p>
      <w:pPr>
        <w:pStyle w:val="ListParagraph"/>
        <w:numPr>
          <w:ilvl w:val="0"/>
          <w:numId w:val="2"/>
        </w:numPr>
        <w:spacing w:after="60"/>
      </w:pPr>
      <w:r>
        <w:rPr>
          <w:b/>
          <w:bCs/>
        </w:rPr>
        <w:t xml:space="preserve">Nothing on the menu is hard-deleted. </w:t>
      </w:r>
      <w:r>
        <w:t xml:space="preserve">is_available = sold out today. is_active = off the menu for good.</w:t>
      </w:r>
    </w:p>
    <w:p>
      <w:pPr>
        <w:pStyle w:val="ListParagraph"/>
        <w:numPr>
          <w:ilvl w:val="0"/>
          <w:numId w:val="2"/>
        </w:numPr>
        <w:spacing w:after="60"/>
      </w:pPr>
      <w:r>
        <w:rPr>
          <w:b/>
          <w:bCs/>
        </w:rPr>
        <w:t xml:space="preserve">Two status columns on orders. </w:t>
      </w:r>
      <w:r>
        <w:t xml:space="preserve">payment_status and ticket_status. ticket_status stays empty until the order is paid, so an unpaid order can never reach the kitchen.</w:t>
      </w:r>
      <w:ins w:id="9006" w:author="Hiab Negash" w:date="2026-10-12T12:00:00Z">
        <w:r>
          <w:t xml:space="preserve"> Values: payment_status = pending_payment, paid, expired (checkout abandoned). ticket_status = received, in_progress, ready, completed, cancelled (set by the owner only, for example no-shows). There is no refunded value: refunds are issued in Stripe (BR-30), and the owner then marks the order cancelled (BR-29). Reports leave cancelled orders out (BR-25).</w:t>
        </w:r>
      </w:ins>
    </w:p>
    <w:p>
      <w:pPr>
        <w:pStyle w:val="ListParagraph"/>
        <w:numPr>
          <w:ilvl w:val="0"/>
          <w:numId w:val="2"/>
        </w:numPr>
        <w:spacing w:after="60"/>
      </w:pPr>
      <w:r>
        <w:rPr>
          <w:b/>
          <w:bCs/>
        </w:rPr>
        <w:t xml:space="preserve">Duplicate payments are blocked in the database </w:t>
      </w:r>
      <w:r>
        <w:t xml:space="preserve">with unique keys on the Stripe IDs.</w:t>
      </w:r>
    </w:p>
    <w:p>
      <w:pPr>
        <w:pStyle w:val="ListParagraph"/>
        <w:numPr>
          <w:ilvl w:val="0"/>
          <w:numId w:val="2"/>
        </w:numPr>
        <w:spacing w:after="60"/>
        <w:rPr>
          <w:ins w:id="9007" w:author="Hiab Negash" w:date="2026-10-12T12:00:00Z"/>
        </w:rPr>
      </w:pPr>
      <w:ins w:id="9008" w:author="Hiab Negash" w:date="2026-10-12T12:00:00Z">
        <w:r>
          <w:rPr>
            <w:b/>
            <w:bCs/>
          </w:rPr>
          <w:t xml:space="preserve">No free items. </w:t>
        </w:r>
      </w:ins>
      <w:ins w:id="9009" w:author="Hiab Negash" w:date="2026-10-12T12:00:00Z">
        <w:r>
          <w:t xml:space="preserve">price_cents on item_sizes and unit_price_cents on order_lines must be greater than 0 (CHECK constraint). A $0 size could otherwise be ordered on its own, which a code review caught.</w:t>
        </w:r>
      </w:ins>
    </w:p>
    <w:p>
      <w:pPr>
        <w:pStyle w:val="ListParagraph"/>
        <w:numPr>
          <w:ilvl w:val="0"/>
          <w:numId w:val="2"/>
        </w:numPr>
        <w:spacing w:after="60"/>
        <w:rPr>
          <w:ins w:id="9010" w:author="Hiab Negash" w:date="2026-10-12T12:00:00Z"/>
        </w:rPr>
      </w:pPr>
      <w:ins w:id="9011" w:author="Hiab Negash" w:date="2026-10-12T12:00:00Z">
        <w:r>
          <w:rPr>
            <w:b/>
            <w:bCs/>
          </w:rPr>
          <w:t xml:space="preserve">Tax rate is a decimal fraction. </w:t>
        </w:r>
      </w:ins>
      <w:ins w:id="9012" w:author="Hiab Negash" w:date="2026-10-12T12:00:00Z">
        <w:r>
          <w:t xml:space="preserve">tax_rate is stored as 0.0825 for 8.25%, in both settings and orders. The app converts it when it calculates tax.</w:t>
        </w:r>
      </w:ins>
    </w:p>
    <w:p>
      <w:pPr>
        <w:pStyle w:val="ListParagraph"/>
        <w:numPr>
          <w:ilvl w:val="0"/>
          <w:numId w:val="2"/>
        </w:numPr>
        <w:spacing w:after="60"/>
      </w:pPr>
      <w:r>
        <w:rPr>
          <w:b/>
          <w:bCs/>
        </w:rPr>
        <w:t xml:space="preserve">No customer table </w:t>
      </w:r>
      <w:r>
        <w:t xml:space="preserve">(guest checkout) and no ticket table (a ticket is a paid order seen from the kitchen).</w:t>
      </w:r>
    </w:p>
    <w:p>
      <w:pPr>
        <w:pStyle w:val="Heading1"/>
        <w:spacing w:after="120" w:before="280"/>
      </w:pPr>
      <w:r>
        <w:t xml:space="preserve">5. Open items before approval</w:t>
      </w:r>
    </w:p>
    <w:p>
      <w:pPr>
        <w:pStyle w:val="ListParagraph"/>
        <w:numPr>
          <w:ilvl w:val="0"/>
          <w:numId w:val="2"/>
        </w:numPr>
        <w:spacing w:after="60"/>
      </w:pPr>
      <w:r>
        <w:rPr>
          <w:b/>
          <w:bCs/>
        </w:rPr>
        <w:t xml:space="preserve">BR-08: </w:t>
      </w:r>
      <w:del w:id="9013" w:author="Hiab Negash" w:date="2026-10-12T12:00:00Z">
        <w:r>
          <w:delText xml:space="preserve">the only proposed rule that adds a column (instructions on order_lines). BR-20, BR-23, and BR-26 are app features with no table changes.</w:delText>
        </w:r>
      </w:del>
      <w:ins w:id="9014" w:author="Hiab Negash" w:date="2026-10-12T12:00:00Z">
        <w:r>
          <w:t xml:space="preserve">decided at scrum (9 Oct): keep. It adds the instructions column on order_lines, already in the table above. BR-20, BR-23, and BR-26 are also kept. They are app features with no table changes (who sees what in BR-20 is handled by access rules, not new columns).</w:t>
        </w:r>
      </w:ins>
    </w:p>
    <w:p>
      <w:pPr>
        <w:pStyle w:val="ListParagraph"/>
        <w:numPr>
          <w:ilvl w:val="0"/>
          <w:numId w:val="2"/>
        </w:numPr>
        <w:spacing w:after="60"/>
      </w:pPr>
      <w:r>
        <w:rPr>
          <w:b/>
          <w:bCs/>
        </w:rPr>
        <w:t xml:space="preserve">BR-24 retention: </w:t>
      </w:r>
      <w:r>
        <w:t xml:space="preserve">keep orders for at least 6 months (changed from 12, per Quincy). It is a minimum, not a delete date, so no cleanup job and no column changes. Menu items referenced by orders are still never hard-deleted.</w:t>
      </w:r>
    </w:p>
    <w:p>
      <w:pPr>
        <w:pStyle w:val="ListParagraph"/>
        <w:numPr>
          <w:ilvl w:val="0"/>
          <w:numId w:val="2"/>
        </w:numPr>
        <w:spacing w:after="60"/>
      </w:pPr>
      <w:r>
        <w:rPr>
          <w:b/>
          <w:bCs/>
        </w:rPr>
        <w:t xml:space="preserve">Refunded / cancelled: </w:t>
      </w:r>
      <w:del w:id="9015" w:author="Hiab Negash" w:date="2026-10-12T12:00:00Z">
        <w:r>
          <w:delText xml:space="preserve">refunds happen in Stripe's dashboard (BR-30), so nothing would ever set "refunded." Cancelled may fit better as a ticket status for no-shows.</w:delText>
        </w:r>
      </w:del>
      <w:ins w:id="9016" w:author="Hiab Negash" w:date="2026-10-12T12:00:00Z">
        <w:r>
          <w:t xml:space="preserve">decided 9 Oct. Drop refunded. Cancelled becomes a ticket status that only the owner sets (no-shows, BR-29). Payment status gains expired for abandoned checkouts, so unpaid orders do not stay pending forever.</w:t>
        </w:r>
      </w:ins>
    </w:p>
    <w:p>
      <w:pPr>
        <w:pStyle w:val="ListParagraph"/>
        <w:numPr>
          <w:ilvl w:val="0"/>
          <w:numId w:val="2"/>
        </w:numPr>
        <w:spacing w:after="60"/>
      </w:pPr>
      <w:r>
        <w:rPr>
          <w:b/>
          <w:bCs/>
        </w:rPr>
        <w:t xml:space="preserve">Word choice: </w:t>
      </w:r>
      <w:del w:id="9017" w:author="Hiab Negash" w:date="2026-10-12T12:00:00Z">
        <w:r>
          <w:delText xml:space="preserve">"completed" vs "closed" and "staff" vs "kitchen" role. Pick one and use it in the RTM, business rules, and ERD.</w:delText>
        </w:r>
      </w:del>
      <w:ins w:id="9018" w:author="Hiab Negash" w:date="2026-10-12T12:00:00Z">
        <w:r>
          <w:t xml:space="preserve">decided: "completed" (not "closed") for the final ticket status, and "staff" (not "kitchen") for the role name. The screen can still say Kitchen. Quincy updates the RTM and business rules to match.</w:t>
        </w:r>
      </w:ins>
    </w:p>
    <w:p>
      <w:pPr>
        <w:pStyle w:val="ListParagraph"/>
        <w:numPr>
          <w:ilvl w:val="0"/>
          <w:numId w:val="2"/>
        </w:numPr>
        <w:spacing w:after="60"/>
      </w:pPr>
      <w:r>
        <w:rPr>
          <w:b/>
          <w:bCs/>
        </w:rPr>
        <w:t xml:space="preserve">Payment retries: </w:t>
      </w:r>
      <w:del w:id="9019" w:author="Hiab Negash" w:date="2026-10-12T12:00:00Z">
        <w:r>
          <w:delText xml:space="preserve">keep one session per order, or allow many (changes line 9).</w:delText>
        </w:r>
      </w:del>
      <w:ins w:id="9020" w:author="Hiab Negash" w:date="2026-10-12T12:00:00Z">
        <w:r>
          <w:t xml:space="preserve">decided: one session per order. Line 9 stays one-to-one.</w:t>
        </w:r>
      </w:ins>
    </w:p>
    <w:p>
      <w:pPr>
        <w:pStyle w:val="ListParagraph"/>
        <w:numPr>
          <w:ilvl w:val="0"/>
          <w:numId w:val="2"/>
        </w:numPr>
        <w:spacing w:after="60"/>
      </w:pPr>
      <w:r>
        <w:rPr>
          <w:b/>
          <w:bCs/>
        </w:rPr>
        <w:t xml:space="preserve">Sponsor questions: </w:t>
      </w:r>
      <w:del w:id="9021" w:author="Hiab Negash" w:date="2026-10-12T12:00:00Z">
        <w:r>
          <w:delText xml:space="preserve">sold out at item or size level, and why G7 and G8 are missing from the menu CSV.</w:delText>
        </w:r>
      </w:del>
      <w:ins w:id="9022" w:author="Hiab Negash" w:date="2026-10-12T12:00:00Z">
        <w:r>
          <w:t xml:space="preserve">G7 and G8 are not missing. The restaurant's menu has no G7 or G8 and the CSV matches it, so combo halves are chosen from G2 to G10 with no renumbering. Sold out at item or size level is still a question for the sponsor; item level is the working assumption.</w:t>
        </w:r>
      </w:ins>
    </w:p>
    <w:p>
      <w:pPr>
        <w:pStyle w:val="ListParagraph"/>
        <w:numPr>
          <w:ilvl w:val="0"/>
          <w:numId w:val="2"/>
        </w:numPr>
        <w:spacing w:after="60"/>
      </w:pPr>
      <w:r>
        <w:rPr>
          <w:b/>
          <w:bCs/>
        </w:rPr>
        <w:t xml:space="preserve">Display order number format: </w:t>
      </w:r>
      <w:del w:id="9023" w:author="Hiab Negash" w:date="2026-10-12T12:00:00Z">
        <w:r>
          <w:delText xml:space="preserve">daily sequence or code.</w:delText>
        </w:r>
      </w:del>
      <w:ins w:id="9024" w:author="Hiab Negash" w:date="2026-10-12T12:00:00Z">
        <w:r>
          <w:t xml:space="preserve">still open. Proposed: one running number shown as #0042, unique for all time. It is the simplest and satisfies the unique-per-day requirement. Hiab to confirm.</w:t>
        </w:r>
      </w:ins>
    </w:p>
    <w:p>
      <w:pPr>
        <w:pStyle w:val="ListParagraph"/>
        <w:numPr>
          <w:ilvl w:val="0"/>
          <w:numId w:val="2"/>
        </w:numPr>
        <w:spacing w:after="60"/>
      </w:pPr>
      <w:r>
        <w:rPr>
          <w:b/>
          <w:bCs/>
        </w:rPr>
        <w:t xml:space="preserve">Change log (Quincy): </w:t>
      </w:r>
      <w:del w:id="9025" w:author="Hiab Negash" w:date="2026-10-12T12:00:00Z">
        <w:r>
          <w:delText xml:space="preserve">F8 (email required, phone optional) and F16 (add "completed").</w:delText>
        </w:r>
      </w:del>
      <w:ins w:id="9026" w:author="Hiab Negash" w:date="2026-10-12T12:00:00Z">
        <w:r>
          <w:t xml:space="preserve">F8 and 7.01 (email required, phone optional, so BR-09 needs rewording), F9 (15-minute lead time), F16 (add completed and cancelled), and new rows for BR-28, BR-29 and BR-32.</w:t>
        </w:r>
      </w:ins>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DEA321DF2D1C4BBEE9B4DA01283B26" ma:contentTypeVersion="9" ma:contentTypeDescription="Create a new document." ma:contentTypeScope="" ma:versionID="3f63ef4c84ed5d955294158c43855ec3">
  <xsd:schema xmlns:xsd="http://www.w3.org/2001/XMLSchema" xmlns:xs="http://www.w3.org/2001/XMLSchema" xmlns:p="http://schemas.microsoft.com/office/2006/metadata/properties" xmlns:ns2="17a376f1-0e9e-4a7e-a199-68c650f6b8b5" targetNamespace="http://schemas.microsoft.com/office/2006/metadata/properties" ma:root="true" ma:fieldsID="dbf9ac0fe21ecbd07248192c1cc3c056" ns2:_="">
    <xsd:import namespace="17a376f1-0e9e-4a7e-a199-68c650f6b8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376f1-0e9e-4a7e-a199-68c650f6b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a376f1-0e9e-4a7e-a199-68c650f6b8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0BD48F-3B86-492D-BCEE-0465A346A123}"/>
</file>

<file path=customXml/itemProps2.xml><?xml version="1.0" encoding="utf-8"?>
<ds:datastoreItem xmlns:ds="http://schemas.openxmlformats.org/officeDocument/2006/customXml" ds:itemID="{C248EE69-196B-41C9-90CA-2D3A18612A42}"/>
</file>

<file path=customXml/itemProps3.xml><?xml version="1.0" encoding="utf-8"?>
<ds:datastoreItem xmlns:ds="http://schemas.openxmlformats.org/officeDocument/2006/customXml" ds:itemID="{874696EC-508A-4707-B55C-2EFB599805E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2026-10-09T20:44:52Z</dcterms:created>
  <dcterms:modified xsi:type="dcterms:W3CDTF">2026-10-09T20:44:52Z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0x0101002BDEA321DF2D1C4BBEE9B4DA01283B26</vt:lpwstr>
  </property>
</Properties>
</file>